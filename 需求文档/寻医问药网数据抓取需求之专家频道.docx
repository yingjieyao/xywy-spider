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9"/>
        <w:gridCol w:w="1496"/>
        <w:gridCol w:w="6287"/>
      </w:tblGrid>
      <w:tr w:rsidR="007069EE" w:rsidTr="005A2E97">
        <w:tc>
          <w:tcPr>
            <w:tcW w:w="739" w:type="dxa"/>
          </w:tcPr>
          <w:p w:rsidR="00F23D27" w:rsidRDefault="00F23D27">
            <w:r>
              <w:rPr>
                <w:rFonts w:hint="eastAsia"/>
              </w:rPr>
              <w:t>分类</w:t>
            </w:r>
          </w:p>
        </w:tc>
        <w:tc>
          <w:tcPr>
            <w:tcW w:w="1496" w:type="dxa"/>
          </w:tcPr>
          <w:p w:rsidR="00F23D27" w:rsidRDefault="00F23D27">
            <w:r>
              <w:rPr>
                <w:rFonts w:hint="eastAsia"/>
              </w:rPr>
              <w:t>内容</w:t>
            </w:r>
          </w:p>
        </w:tc>
        <w:tc>
          <w:tcPr>
            <w:tcW w:w="6287" w:type="dxa"/>
          </w:tcPr>
          <w:p w:rsidR="00F23D27" w:rsidRDefault="00F23D27">
            <w:r>
              <w:rPr>
                <w:rFonts w:hint="eastAsia"/>
              </w:rPr>
              <w:t>示例</w:t>
            </w:r>
          </w:p>
        </w:tc>
      </w:tr>
      <w:tr w:rsidR="00DD74AA" w:rsidTr="005A2E97">
        <w:tc>
          <w:tcPr>
            <w:tcW w:w="739" w:type="dxa"/>
          </w:tcPr>
          <w:p w:rsidR="00DD74AA" w:rsidRDefault="00DD74AA"/>
        </w:tc>
        <w:tc>
          <w:tcPr>
            <w:tcW w:w="1496" w:type="dxa"/>
          </w:tcPr>
          <w:p w:rsidR="00DD74AA" w:rsidRDefault="00DD74AA">
            <w:r>
              <w:rPr>
                <w:rFonts w:hint="eastAsia"/>
              </w:rPr>
              <w:t>入口</w:t>
            </w:r>
          </w:p>
        </w:tc>
        <w:tc>
          <w:tcPr>
            <w:tcW w:w="6287" w:type="dxa"/>
          </w:tcPr>
          <w:p w:rsidR="00DD74AA" w:rsidRDefault="00DD74AA">
            <w:r>
              <w:rPr>
                <w:rFonts w:hint="eastAsia"/>
              </w:rPr>
              <w:t>打开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 xml:space="preserve"> </w:t>
            </w:r>
            <w:hyperlink r:id="rId7" w:history="1">
              <w:r w:rsidRPr="007B171D">
                <w:rPr>
                  <w:rStyle w:val="a7"/>
                </w:rPr>
                <w:t>http://</w:t>
              </w:r>
              <w:proofErr w:type="spellStart"/>
              <w:r w:rsidRPr="007B171D">
                <w:rPr>
                  <w:rStyle w:val="a7"/>
                </w:rPr>
                <w:t>z.xywy.com</w:t>
              </w:r>
              <w:proofErr w:type="spellEnd"/>
              <w:r w:rsidRPr="007B171D">
                <w:rPr>
                  <w:rStyle w:val="a7"/>
                </w:rPr>
                <w:t>/</w:t>
              </w:r>
            </w:hyperlink>
          </w:p>
        </w:tc>
      </w:tr>
      <w:tr w:rsidR="00131BF1" w:rsidTr="005A2E97">
        <w:tc>
          <w:tcPr>
            <w:tcW w:w="739" w:type="dxa"/>
          </w:tcPr>
          <w:p w:rsidR="00131BF1" w:rsidRDefault="00131BF1"/>
        </w:tc>
        <w:tc>
          <w:tcPr>
            <w:tcW w:w="1496" w:type="dxa"/>
          </w:tcPr>
          <w:p w:rsidR="00DD74AA" w:rsidRDefault="00DD74AA">
            <w:r>
              <w:rPr>
                <w:rFonts w:hint="eastAsia"/>
              </w:rPr>
              <w:t>获取所有医院的</w:t>
            </w:r>
            <w:r>
              <w:rPr>
                <w:rFonts w:hint="eastAsia"/>
              </w:rPr>
              <w:t>URL</w:t>
            </w:r>
          </w:p>
        </w:tc>
        <w:tc>
          <w:tcPr>
            <w:tcW w:w="6287" w:type="dxa"/>
          </w:tcPr>
          <w:p w:rsidR="005A2E97" w:rsidRDefault="005A2E97">
            <w:r>
              <w:rPr>
                <w:rFonts w:hint="eastAsia"/>
              </w:rPr>
              <w:t>找到医院列表，获取医院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，然后开始抓取医院数据</w:t>
            </w:r>
          </w:p>
          <w:p w:rsidR="005A2E97" w:rsidRDefault="00987BC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1172215</wp:posOffset>
                      </wp:positionH>
                      <wp:positionV relativeFrom="paragraph">
                        <wp:posOffset>631403</wp:posOffset>
                      </wp:positionV>
                      <wp:extent cx="683879" cy="153681"/>
                      <wp:effectExtent l="0" t="0" r="21590" b="17780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79" cy="1536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8" o:spid="_x0000_s1026" style="position:absolute;left:0;text-align:left;margin-left:92.3pt;margin-top:49.7pt;width:53.85pt;height:12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" filled="f" strokecolor="black [3213]" strokeweight="2pt"/>
                  </w:pict>
                </mc:Fallback>
              </mc:AlternateContent>
            </w:r>
            <w:r w:rsidR="005A2E97">
              <w:rPr>
                <w:noProof/>
              </w:rPr>
              <w:drawing>
                <wp:inline distT="0" distB="0" distL="0" distR="0" wp14:anchorId="681EFE5B" wp14:editId="0810CD2B">
                  <wp:extent cx="4053416" cy="2535731"/>
                  <wp:effectExtent l="0" t="0" r="444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416" cy="253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D27" w:rsidTr="005A2E97">
        <w:tc>
          <w:tcPr>
            <w:tcW w:w="739" w:type="dxa"/>
          </w:tcPr>
          <w:p w:rsidR="00F23D27" w:rsidRDefault="00F23D27">
            <w:r>
              <w:rPr>
                <w:rFonts w:hint="eastAsia"/>
              </w:rPr>
              <w:t>A1</w:t>
            </w:r>
            <w:r>
              <w:rPr>
                <w:rFonts w:hint="eastAsia"/>
              </w:rPr>
              <w:t>．医院信息</w:t>
            </w:r>
          </w:p>
        </w:tc>
        <w:tc>
          <w:tcPr>
            <w:tcW w:w="1496" w:type="dxa"/>
          </w:tcPr>
          <w:p w:rsidR="00F23D27" w:rsidRDefault="00DD74AA">
            <w:r>
              <w:rPr>
                <w:rFonts w:hint="eastAsia"/>
              </w:rPr>
              <w:t>抓取医院信息</w:t>
            </w:r>
          </w:p>
        </w:tc>
        <w:tc>
          <w:tcPr>
            <w:tcW w:w="6287" w:type="dxa"/>
          </w:tcPr>
          <w:p w:rsidR="00F23D27" w:rsidRDefault="00F23D27">
            <w:r>
              <w:rPr>
                <w:noProof/>
              </w:rPr>
              <w:drawing>
                <wp:inline distT="0" distB="0" distL="0" distR="0" wp14:anchorId="23673A7C" wp14:editId="4A3B6310">
                  <wp:extent cx="3965181" cy="213587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919" cy="2136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E8B" w:rsidTr="005A2E97">
        <w:tc>
          <w:tcPr>
            <w:tcW w:w="739" w:type="dxa"/>
          </w:tcPr>
          <w:p w:rsidR="00E55E8B" w:rsidRDefault="00E55E8B"/>
        </w:tc>
        <w:tc>
          <w:tcPr>
            <w:tcW w:w="1496" w:type="dxa"/>
          </w:tcPr>
          <w:p w:rsidR="00E55E8B" w:rsidRDefault="004227A2">
            <w:r>
              <w:rPr>
                <w:rFonts w:hint="eastAsia"/>
              </w:rPr>
              <w:t>进入科室列表页面</w:t>
            </w:r>
          </w:p>
        </w:tc>
        <w:tc>
          <w:tcPr>
            <w:tcW w:w="6287" w:type="dxa"/>
          </w:tcPr>
          <w:p w:rsidR="00E55E8B" w:rsidRDefault="00E55E8B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BDCB042" wp14:editId="2C62782B">
                      <wp:simplePos x="0" y="0"/>
                      <wp:positionH relativeFrom="column">
                        <wp:posOffset>633730</wp:posOffset>
                      </wp:positionH>
                      <wp:positionV relativeFrom="paragraph">
                        <wp:posOffset>476250</wp:posOffset>
                      </wp:positionV>
                      <wp:extent cx="683260" cy="153670"/>
                      <wp:effectExtent l="0" t="0" r="21590" b="17780"/>
                      <wp:wrapNone/>
                      <wp:docPr id="36" name="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260" cy="153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36" o:spid="_x0000_s1026" style="position:absolute;left:0;text-align:left;margin-left:49.9pt;margin-top:37.5pt;width:53.8pt;height:12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" filled="f" strokecolor="black [3213]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2E44233" wp14:editId="19CC7260">
                  <wp:extent cx="4047209" cy="2358998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209" cy="235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BC7" w:rsidTr="005A2E97">
        <w:tc>
          <w:tcPr>
            <w:tcW w:w="739" w:type="dxa"/>
          </w:tcPr>
          <w:p w:rsidR="00987BC7" w:rsidRDefault="00987BC7"/>
        </w:tc>
        <w:tc>
          <w:tcPr>
            <w:tcW w:w="1496" w:type="dxa"/>
          </w:tcPr>
          <w:p w:rsidR="00987BC7" w:rsidRDefault="00FE749F" w:rsidP="00790B65">
            <w:r>
              <w:rPr>
                <w:rFonts w:hint="eastAsia"/>
              </w:rPr>
              <w:t>抓取</w:t>
            </w:r>
            <w:r w:rsidR="004A7722">
              <w:rPr>
                <w:rFonts w:hint="eastAsia"/>
              </w:rPr>
              <w:t>各</w:t>
            </w:r>
            <w:r>
              <w:rPr>
                <w:rFonts w:hint="eastAsia"/>
              </w:rPr>
              <w:t>科室统计数据</w:t>
            </w:r>
            <w:r w:rsidR="00790B65">
              <w:rPr>
                <w:rFonts w:hint="eastAsia"/>
              </w:rPr>
              <w:t>（页面上各科室医生数数）</w:t>
            </w:r>
          </w:p>
        </w:tc>
        <w:tc>
          <w:tcPr>
            <w:tcW w:w="6287" w:type="dxa"/>
          </w:tcPr>
          <w:p w:rsidR="00987BC7" w:rsidRDefault="00790B6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2F9ED99" wp14:editId="791D0595">
                      <wp:simplePos x="0" y="0"/>
                      <wp:positionH relativeFrom="column">
                        <wp:posOffset>350024</wp:posOffset>
                      </wp:positionH>
                      <wp:positionV relativeFrom="paragraph">
                        <wp:posOffset>1065914</wp:posOffset>
                      </wp:positionV>
                      <wp:extent cx="3334555" cy="1329338"/>
                      <wp:effectExtent l="0" t="0" r="18415" b="23495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4555" cy="13293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8" o:spid="_x0000_s1026" style="position:absolute;left:0;text-align:left;margin-left:27.55pt;margin-top:83.95pt;width:262.55pt;height:104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" filled="f" strokecolor="red" strokeweight="2pt"/>
                  </w:pict>
                </mc:Fallback>
              </mc:AlternateContent>
            </w:r>
            <w:r w:rsidR="00FE749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2808914</wp:posOffset>
                      </wp:positionH>
                      <wp:positionV relativeFrom="paragraph">
                        <wp:posOffset>843077</wp:posOffset>
                      </wp:positionV>
                      <wp:extent cx="875980" cy="238205"/>
                      <wp:effectExtent l="0" t="0" r="19685" b="28575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5980" cy="2382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5" o:spid="_x0000_s1026" style="position:absolute;left:0;text-align:left;margin-left:221.15pt;margin-top:66.4pt;width:68.95pt;height:1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" filled="f" strokecolor="red" strokeweight="2pt"/>
                  </w:pict>
                </mc:Fallback>
              </mc:AlternateContent>
            </w:r>
            <w:r w:rsidR="00987BC7">
              <w:rPr>
                <w:noProof/>
              </w:rPr>
              <w:drawing>
                <wp:inline distT="0" distB="0" distL="0" distR="0" wp14:anchorId="69CFF304" wp14:editId="7DE45F36">
                  <wp:extent cx="4047209" cy="2358998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209" cy="235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722" w:rsidTr="005A2E97">
        <w:tc>
          <w:tcPr>
            <w:tcW w:w="739" w:type="dxa"/>
          </w:tcPr>
          <w:p w:rsidR="004A7722" w:rsidRDefault="004A7722"/>
        </w:tc>
        <w:tc>
          <w:tcPr>
            <w:tcW w:w="1496" w:type="dxa"/>
          </w:tcPr>
          <w:p w:rsidR="004A7722" w:rsidRDefault="00790B65">
            <w:r>
              <w:rPr>
                <w:rFonts w:hint="eastAsia"/>
              </w:rPr>
              <w:t>获取科室</w:t>
            </w:r>
            <w:proofErr w:type="spellStart"/>
            <w:r>
              <w:rPr>
                <w:rFonts w:hint="eastAsia"/>
              </w:rPr>
              <w:t>ULR</w:t>
            </w:r>
            <w:proofErr w:type="spellEnd"/>
          </w:p>
        </w:tc>
        <w:tc>
          <w:tcPr>
            <w:tcW w:w="6287" w:type="dxa"/>
          </w:tcPr>
          <w:p w:rsidR="004A7722" w:rsidRDefault="00790B6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EECB545" wp14:editId="59F3169E">
                      <wp:simplePos x="0" y="0"/>
                      <wp:positionH relativeFrom="column">
                        <wp:posOffset>638175</wp:posOffset>
                      </wp:positionH>
                      <wp:positionV relativeFrom="paragraph">
                        <wp:posOffset>1159510</wp:posOffset>
                      </wp:positionV>
                      <wp:extent cx="683260" cy="153670"/>
                      <wp:effectExtent l="0" t="0" r="21590" b="17780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260" cy="153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6" o:spid="_x0000_s1026" style="position:absolute;left:0;text-align:left;margin-left:50.25pt;margin-top:91.3pt;width:53.8pt;height:12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" filled="f" strokecolor="black [3213]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9A350A9" wp14:editId="295A112D">
                  <wp:extent cx="4047209" cy="2358998"/>
                  <wp:effectExtent l="0" t="0" r="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209" cy="235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D27" w:rsidTr="005A2E97">
        <w:tc>
          <w:tcPr>
            <w:tcW w:w="739" w:type="dxa"/>
          </w:tcPr>
          <w:p w:rsidR="00F23D27" w:rsidRDefault="00F23D27">
            <w:proofErr w:type="spellStart"/>
            <w:r>
              <w:rPr>
                <w:rFonts w:hint="eastAsia"/>
              </w:rPr>
              <w:t>A2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科室信息</w:t>
            </w:r>
          </w:p>
        </w:tc>
        <w:tc>
          <w:tcPr>
            <w:tcW w:w="1496" w:type="dxa"/>
          </w:tcPr>
          <w:p w:rsidR="00F23D27" w:rsidRDefault="005A2E97">
            <w:r>
              <w:rPr>
                <w:rFonts w:hint="eastAsia"/>
              </w:rPr>
              <w:t>进入科室页面抓取</w:t>
            </w:r>
            <w:r w:rsidR="009C08C1">
              <w:rPr>
                <w:rFonts w:hint="eastAsia"/>
              </w:rPr>
              <w:t>首页信息</w:t>
            </w:r>
          </w:p>
        </w:tc>
        <w:tc>
          <w:tcPr>
            <w:tcW w:w="6287" w:type="dxa"/>
          </w:tcPr>
          <w:p w:rsidR="00F23D27" w:rsidRDefault="00F23D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2DA5DF" wp14:editId="60413819">
                  <wp:extent cx="4569879" cy="1801505"/>
                  <wp:effectExtent l="0" t="0" r="254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877" cy="180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3D27" w:rsidRDefault="00F23D27">
            <w:pPr>
              <w:rPr>
                <w:noProof/>
              </w:rPr>
            </w:pPr>
          </w:p>
        </w:tc>
      </w:tr>
      <w:tr w:rsidR="00F23D27" w:rsidTr="005A2E97">
        <w:tc>
          <w:tcPr>
            <w:tcW w:w="739" w:type="dxa"/>
          </w:tcPr>
          <w:p w:rsidR="00F23D27" w:rsidRDefault="00F23D27">
            <w:proofErr w:type="spellStart"/>
            <w:r>
              <w:rPr>
                <w:rFonts w:hint="eastAsia"/>
              </w:rPr>
              <w:lastRenderedPageBreak/>
              <w:t>A3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疾病表</w:t>
            </w:r>
          </w:p>
        </w:tc>
        <w:tc>
          <w:tcPr>
            <w:tcW w:w="1496" w:type="dxa"/>
          </w:tcPr>
          <w:p w:rsidR="00F23D27" w:rsidRDefault="005A2E97" w:rsidP="005A2E97">
            <w:r>
              <w:rPr>
                <w:rFonts w:hint="eastAsia"/>
              </w:rPr>
              <w:t>首先从该</w:t>
            </w:r>
            <w:r>
              <w:rPr>
                <w:rFonts w:hint="eastAsia"/>
                <w:color w:val="FF0000"/>
              </w:rPr>
              <w:t>推荐专家</w:t>
            </w:r>
            <w:r>
              <w:rPr>
                <w:rFonts w:hint="eastAsia"/>
              </w:rPr>
              <w:t>中进入，分别获取每个科室的人数和该科室各种疾病的医生数量</w:t>
            </w:r>
          </w:p>
        </w:tc>
        <w:tc>
          <w:tcPr>
            <w:tcW w:w="6287" w:type="dxa"/>
          </w:tcPr>
          <w:p w:rsidR="00F23D27" w:rsidRDefault="004227A2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E38D12C" wp14:editId="34BD3A1C">
                      <wp:simplePos x="0" y="0"/>
                      <wp:positionH relativeFrom="column">
                        <wp:posOffset>1379855</wp:posOffset>
                      </wp:positionH>
                      <wp:positionV relativeFrom="paragraph">
                        <wp:posOffset>668020</wp:posOffset>
                      </wp:positionV>
                      <wp:extent cx="683260" cy="153670"/>
                      <wp:effectExtent l="0" t="0" r="21590" b="17780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260" cy="153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37" o:spid="_x0000_s1026" style="position:absolute;left:0;text-align:left;margin-left:108.65pt;margin-top:52.6pt;width:53.8pt;height:12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" filled="f" strokecolor="black [3213]" strokeweight="2pt"/>
                  </w:pict>
                </mc:Fallback>
              </mc:AlternateContent>
            </w:r>
            <w:r w:rsidR="00F23D27">
              <w:rPr>
                <w:noProof/>
              </w:rPr>
              <w:drawing>
                <wp:inline distT="0" distB="0" distL="0" distR="0" wp14:anchorId="4111F9FD" wp14:editId="69B02FC1">
                  <wp:extent cx="4653664" cy="2661314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64" cy="266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33C" w:rsidTr="005A2E97">
        <w:tc>
          <w:tcPr>
            <w:tcW w:w="739" w:type="dxa"/>
          </w:tcPr>
          <w:p w:rsidR="00A4433C" w:rsidRDefault="004227A2">
            <w:r>
              <w:rPr>
                <w:rFonts w:hint="eastAsia"/>
              </w:rPr>
              <w:t>医生黄页</w:t>
            </w:r>
          </w:p>
        </w:tc>
        <w:tc>
          <w:tcPr>
            <w:tcW w:w="1496" w:type="dxa"/>
          </w:tcPr>
          <w:p w:rsidR="00A4433C" w:rsidRDefault="00A4433C" w:rsidP="005A2E97">
            <w:r>
              <w:rPr>
                <w:rFonts w:hint="eastAsia"/>
              </w:rPr>
              <w:t>入口</w:t>
            </w:r>
          </w:p>
        </w:tc>
        <w:tc>
          <w:tcPr>
            <w:tcW w:w="6287" w:type="dxa"/>
          </w:tcPr>
          <w:p w:rsidR="00A4433C" w:rsidRDefault="00A4433C">
            <w:pPr>
              <w:rPr>
                <w:noProof/>
              </w:rPr>
            </w:pPr>
            <w:r w:rsidRPr="00A4433C">
              <w:rPr>
                <w:noProof/>
              </w:rPr>
              <w:t>http://z.xywy.com/</w:t>
            </w:r>
          </w:p>
        </w:tc>
      </w:tr>
      <w:tr w:rsidR="0044325E" w:rsidTr="005A2E97">
        <w:tc>
          <w:tcPr>
            <w:tcW w:w="739" w:type="dxa"/>
          </w:tcPr>
          <w:p w:rsidR="0044325E" w:rsidRDefault="0065258D">
            <w:proofErr w:type="spellStart"/>
            <w:r>
              <w:rPr>
                <w:rFonts w:hint="eastAsia"/>
              </w:rPr>
              <w:t>B1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医生</w:t>
            </w:r>
            <w:r w:rsidR="007069EE">
              <w:rPr>
                <w:rFonts w:hint="eastAsia"/>
              </w:rPr>
              <w:t>黄页</w:t>
            </w:r>
            <w:r>
              <w:rPr>
                <w:rFonts w:hint="eastAsia"/>
              </w:rPr>
              <w:t>信息</w:t>
            </w:r>
          </w:p>
        </w:tc>
        <w:tc>
          <w:tcPr>
            <w:tcW w:w="1496" w:type="dxa"/>
          </w:tcPr>
          <w:p w:rsidR="0044325E" w:rsidRPr="005A2E97" w:rsidRDefault="005A2E97">
            <w:r>
              <w:rPr>
                <w:rFonts w:hint="eastAsia"/>
              </w:rPr>
              <w:t>首先按照疾病找医生，从疾病列表获取疾病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，点击进入疾病页面的</w:t>
            </w:r>
            <w:r w:rsidRPr="005A2E97">
              <w:rPr>
                <w:rFonts w:hint="eastAsia"/>
                <w:color w:val="FF0000"/>
              </w:rPr>
              <w:t>推荐专家</w:t>
            </w:r>
            <w:r w:rsidR="00093BFC">
              <w:rPr>
                <w:rFonts w:hint="eastAsia"/>
              </w:rPr>
              <w:t>，开始抓取医生信息</w:t>
            </w:r>
          </w:p>
        </w:tc>
        <w:tc>
          <w:tcPr>
            <w:tcW w:w="6287" w:type="dxa"/>
          </w:tcPr>
          <w:p w:rsidR="0044325E" w:rsidRDefault="0008052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51E9822" wp14:editId="41BF265F">
                      <wp:simplePos x="0" y="0"/>
                      <wp:positionH relativeFrom="column">
                        <wp:posOffset>374015</wp:posOffset>
                      </wp:positionH>
                      <wp:positionV relativeFrom="paragraph">
                        <wp:posOffset>1626870</wp:posOffset>
                      </wp:positionV>
                      <wp:extent cx="406400" cy="153670"/>
                      <wp:effectExtent l="0" t="0" r="12700" b="17780"/>
                      <wp:wrapNone/>
                      <wp:docPr id="39" name="矩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6400" cy="153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39" o:spid="_x0000_s1026" style="position:absolute;left:0;text-align:left;margin-left:29.45pt;margin-top:128.1pt;width:32pt;height:12.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" filled="f" strokecolor="black [3213]" strokeweight="2pt"/>
                  </w:pict>
                </mc:Fallback>
              </mc:AlternateContent>
            </w:r>
            <w:r w:rsidR="005A2E97">
              <w:rPr>
                <w:noProof/>
              </w:rPr>
              <w:drawing>
                <wp:inline distT="0" distB="0" distL="0" distR="0" wp14:anchorId="5D2FD211" wp14:editId="0E9AC1ED">
                  <wp:extent cx="4103274" cy="2662854"/>
                  <wp:effectExtent l="0" t="0" r="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274" cy="266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E97" w:rsidRDefault="0008052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2850B7F" wp14:editId="6516D210">
                      <wp:simplePos x="0" y="0"/>
                      <wp:positionH relativeFrom="column">
                        <wp:posOffset>607695</wp:posOffset>
                      </wp:positionH>
                      <wp:positionV relativeFrom="paragraph">
                        <wp:posOffset>1027430</wp:posOffset>
                      </wp:positionV>
                      <wp:extent cx="406400" cy="153670"/>
                      <wp:effectExtent l="0" t="0" r="12700" b="17780"/>
                      <wp:wrapNone/>
                      <wp:docPr id="40" name="矩形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6400" cy="153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40" o:spid="_x0000_s1026" style="position:absolute;left:0;text-align:left;margin-left:47.85pt;margin-top:80.9pt;width:32pt;height:12.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" filled="f" strokecolor="black [3213]" strokeweight="2pt"/>
                  </w:pict>
                </mc:Fallback>
              </mc:AlternateContent>
            </w:r>
            <w:r w:rsidR="005A2E97">
              <w:rPr>
                <w:noProof/>
              </w:rPr>
              <w:drawing>
                <wp:inline distT="0" distB="0" distL="0" distR="0" wp14:anchorId="38951EE4" wp14:editId="0F0CF160">
                  <wp:extent cx="3256338" cy="2792008"/>
                  <wp:effectExtent l="0" t="0" r="127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343" cy="279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2E97">
              <w:rPr>
                <w:noProof/>
              </w:rPr>
              <w:t xml:space="preserve"> </w:t>
            </w:r>
            <w:r w:rsidR="005A2E97">
              <w:rPr>
                <w:noProof/>
              </w:rPr>
              <w:lastRenderedPageBreak/>
              <w:drawing>
                <wp:inline distT="0" distB="0" distL="0" distR="0" wp14:anchorId="3E1B2407" wp14:editId="31180980">
                  <wp:extent cx="3872753" cy="250025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753" cy="2500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236" w:rsidTr="005A2E97">
        <w:tc>
          <w:tcPr>
            <w:tcW w:w="739" w:type="dxa"/>
          </w:tcPr>
          <w:p w:rsidR="00D61236" w:rsidRDefault="00D61236"/>
        </w:tc>
        <w:tc>
          <w:tcPr>
            <w:tcW w:w="1496" w:type="dxa"/>
          </w:tcPr>
          <w:p w:rsidR="00D61236" w:rsidRDefault="00D61236" w:rsidP="00D61236">
            <w:r>
              <w:rPr>
                <w:rFonts w:hint="eastAsia"/>
              </w:rPr>
              <w:t>获取医生个人网站</w:t>
            </w:r>
            <w:proofErr w:type="spellStart"/>
            <w:r>
              <w:rPr>
                <w:rFonts w:hint="eastAsia"/>
              </w:rPr>
              <w:t>ULR</w:t>
            </w:r>
            <w:proofErr w:type="spellEnd"/>
          </w:p>
        </w:tc>
        <w:tc>
          <w:tcPr>
            <w:tcW w:w="6287" w:type="dxa"/>
          </w:tcPr>
          <w:p w:rsidR="00D61236" w:rsidRDefault="00D6123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871855</wp:posOffset>
                      </wp:positionH>
                      <wp:positionV relativeFrom="paragraph">
                        <wp:posOffset>2208530</wp:posOffset>
                      </wp:positionV>
                      <wp:extent cx="1544320" cy="264160"/>
                      <wp:effectExtent l="0" t="0" r="17780" b="21590"/>
                      <wp:wrapNone/>
                      <wp:docPr id="31" name="矩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4320" cy="264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31" o:spid="_x0000_s1026" style="position:absolute;left:0;text-align:left;margin-left:68.65pt;margin-top:173.9pt;width:121.6pt;height:2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" filled="f" strokecolor="black [3213]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98855A4" wp14:editId="0F5102DB">
                  <wp:extent cx="5486400" cy="388683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9EE" w:rsidTr="005A2E97">
        <w:tc>
          <w:tcPr>
            <w:tcW w:w="739" w:type="dxa"/>
          </w:tcPr>
          <w:p w:rsidR="007069EE" w:rsidRDefault="007069EE">
            <w:proofErr w:type="spellStart"/>
            <w:r>
              <w:rPr>
                <w:rFonts w:hint="eastAsia"/>
              </w:rPr>
              <w:lastRenderedPageBreak/>
              <w:t>B2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医生个人网站</w:t>
            </w:r>
          </w:p>
        </w:tc>
        <w:tc>
          <w:tcPr>
            <w:tcW w:w="1496" w:type="dxa"/>
          </w:tcPr>
          <w:p w:rsidR="007069EE" w:rsidRDefault="00093BFC">
            <w:r>
              <w:rPr>
                <w:rFonts w:hint="eastAsia"/>
              </w:rPr>
              <w:t>入医生个人网站</w:t>
            </w:r>
            <w:r w:rsidR="003012D3">
              <w:rPr>
                <w:rFonts w:hint="eastAsia"/>
              </w:rPr>
              <w:t>，抓取基本信息</w:t>
            </w:r>
          </w:p>
        </w:tc>
        <w:tc>
          <w:tcPr>
            <w:tcW w:w="6287" w:type="dxa"/>
          </w:tcPr>
          <w:p w:rsidR="007069EE" w:rsidRDefault="007069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6EBF05" wp14:editId="2CA2EF2B">
                  <wp:extent cx="4370666" cy="22860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831" cy="228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9EE" w:rsidRDefault="007069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BE21FC" wp14:editId="762A8075">
                  <wp:extent cx="2169994" cy="3297961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099" cy="329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69EE" w:rsidRDefault="00B1381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8F0662" wp14:editId="24F4D45D">
                  <wp:extent cx="3823444" cy="3220720"/>
                  <wp:effectExtent l="0" t="0" r="571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139" cy="322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9EE" w:rsidTr="005A2E97">
        <w:tc>
          <w:tcPr>
            <w:tcW w:w="739" w:type="dxa"/>
          </w:tcPr>
          <w:p w:rsidR="007069EE" w:rsidRDefault="007069EE">
            <w:proofErr w:type="spellStart"/>
            <w:r>
              <w:rPr>
                <w:rFonts w:hint="eastAsia"/>
              </w:rPr>
              <w:lastRenderedPageBreak/>
              <w:t>B3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咨询区</w:t>
            </w:r>
          </w:p>
        </w:tc>
        <w:tc>
          <w:tcPr>
            <w:tcW w:w="1496" w:type="dxa"/>
          </w:tcPr>
          <w:p w:rsidR="007069EE" w:rsidRDefault="007069EE"/>
        </w:tc>
        <w:tc>
          <w:tcPr>
            <w:tcW w:w="6287" w:type="dxa"/>
          </w:tcPr>
          <w:p w:rsidR="007069EE" w:rsidRDefault="00B138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35C97" wp14:editId="01C3C043">
                  <wp:extent cx="4220770" cy="3566160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1" cy="356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210" w:rsidTr="005A2E97">
        <w:tc>
          <w:tcPr>
            <w:tcW w:w="739" w:type="dxa"/>
          </w:tcPr>
          <w:p w:rsidR="00245210" w:rsidRDefault="00245210"/>
        </w:tc>
        <w:tc>
          <w:tcPr>
            <w:tcW w:w="1496" w:type="dxa"/>
          </w:tcPr>
          <w:p w:rsidR="00245210" w:rsidRDefault="00245210"/>
        </w:tc>
        <w:tc>
          <w:tcPr>
            <w:tcW w:w="6287" w:type="dxa"/>
          </w:tcPr>
          <w:p w:rsidR="00245210" w:rsidRDefault="003012D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B23D518" wp14:editId="38B2E29E">
                      <wp:simplePos x="0" y="0"/>
                      <wp:positionH relativeFrom="column">
                        <wp:posOffset>180976</wp:posOffset>
                      </wp:positionH>
                      <wp:positionV relativeFrom="paragraph">
                        <wp:posOffset>1668780</wp:posOffset>
                      </wp:positionV>
                      <wp:extent cx="2397760" cy="843280"/>
                      <wp:effectExtent l="0" t="0" r="21590" b="13970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97760" cy="84328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9" o:spid="_x0000_s1026" style="position:absolute;left:0;text-align:left;margin-left:14.25pt;margin-top:131.4pt;width:188.8pt;height:6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" filled="f" strokecolor="red" strokeweight="2pt"/>
                  </w:pict>
                </mc:Fallback>
              </mc:AlternateContent>
            </w:r>
            <w:r w:rsidR="00D963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49FA681" wp14:editId="0BC37DE8">
                      <wp:simplePos x="0" y="0"/>
                      <wp:positionH relativeFrom="column">
                        <wp:posOffset>201296</wp:posOffset>
                      </wp:positionH>
                      <wp:positionV relativeFrom="paragraph">
                        <wp:posOffset>520701</wp:posOffset>
                      </wp:positionV>
                      <wp:extent cx="2611120" cy="1097280"/>
                      <wp:effectExtent l="0" t="0" r="17780" b="26670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1120" cy="1097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7" o:spid="_x0000_s1026" style="position:absolute;left:0;text-align:left;margin-left:15.85pt;margin-top:41pt;width:205.6pt;height:8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" filled="f" strokecolor="red" strokeweight="2pt"/>
                  </w:pict>
                </mc:Fallback>
              </mc:AlternateContent>
            </w:r>
            <w:r w:rsidR="00B81DE2">
              <w:rPr>
                <w:noProof/>
              </w:rPr>
              <w:drawing>
                <wp:inline distT="0" distB="0" distL="0" distR="0" wp14:anchorId="65C1D4FE" wp14:editId="5814F874">
                  <wp:extent cx="4015100" cy="2448560"/>
                  <wp:effectExtent l="0" t="0" r="508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095" cy="2450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9EE" w:rsidTr="005A2E97">
        <w:tc>
          <w:tcPr>
            <w:tcW w:w="739" w:type="dxa"/>
          </w:tcPr>
          <w:p w:rsidR="007069EE" w:rsidRDefault="007069EE">
            <w:proofErr w:type="spellStart"/>
            <w:r>
              <w:rPr>
                <w:rFonts w:hint="eastAsia"/>
              </w:rPr>
              <w:t>B4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文章</w:t>
            </w:r>
          </w:p>
        </w:tc>
        <w:tc>
          <w:tcPr>
            <w:tcW w:w="1496" w:type="dxa"/>
          </w:tcPr>
          <w:p w:rsidR="007069EE" w:rsidRDefault="007069EE"/>
        </w:tc>
        <w:tc>
          <w:tcPr>
            <w:tcW w:w="6287" w:type="dxa"/>
          </w:tcPr>
          <w:p w:rsidR="007069EE" w:rsidRDefault="00B138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8C4E5C" wp14:editId="1CA6FF8F">
                  <wp:extent cx="4552933" cy="4326340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33" cy="432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1A9E" w:rsidRDefault="00E8159C">
            <w:pPr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DA6C626" wp14:editId="120C784C">
                      <wp:simplePos x="0" y="0"/>
                      <wp:positionH relativeFrom="column">
                        <wp:posOffset>942276</wp:posOffset>
                      </wp:positionH>
                      <wp:positionV relativeFrom="paragraph">
                        <wp:posOffset>995045</wp:posOffset>
                      </wp:positionV>
                      <wp:extent cx="299677" cy="151380"/>
                      <wp:effectExtent l="0" t="0" r="24765" b="20320"/>
                      <wp:wrapNone/>
                      <wp:docPr id="2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677" cy="15138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1" o:spid="_x0000_s1026" style="position:absolute;left:0;text-align:left;margin-left:74.2pt;margin-top:78.35pt;width:23.6pt;height:1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" filled="f" strokecolor="red" strokeweight="2pt"/>
                  </w:pict>
                </mc:Fallback>
              </mc:AlternateContent>
            </w:r>
            <w:ins w:id="0" w:author="Liuan" w:date="2016-02-24T15:06:00Z">
              <w:r w:rsidR="001F3F66"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6432" behindDoc="0" locked="0" layoutInCell="1" allowOverlap="1" wp14:anchorId="036FC2F2" wp14:editId="71966E64">
                        <wp:simplePos x="0" y="0"/>
                        <wp:positionH relativeFrom="column">
                          <wp:posOffset>226581</wp:posOffset>
                        </wp:positionH>
                        <wp:positionV relativeFrom="paragraph">
                          <wp:posOffset>1182825</wp:posOffset>
                        </wp:positionV>
                        <wp:extent cx="2470245" cy="681990"/>
                        <wp:effectExtent l="0" t="0" r="25400" b="22860"/>
                        <wp:wrapNone/>
                        <wp:docPr id="20" name="矩形 20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2470245" cy="6819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mc:Choice>
                  <mc:Fallback>
                    <w:pict>
                      <v:rect id="矩形 20" o:spid="_x0000_s1026" style="position:absolute;left:0;text-align:left;margin-left:17.85pt;margin-top:93.15pt;width:194.5pt;height:53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XQXoQ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" filled="f" strokecolor="red" strokeweight="2pt"/>
                    </w:pict>
                  </mc:Fallback>
                </mc:AlternateContent>
              </w:r>
            </w:ins>
            <w:r w:rsidR="005F1A9E">
              <w:rPr>
                <w:noProof/>
              </w:rPr>
              <w:drawing>
                <wp:inline distT="0" distB="0" distL="0" distR="0" wp14:anchorId="3315E02D" wp14:editId="6945DCC3">
                  <wp:extent cx="4266413" cy="2490716"/>
                  <wp:effectExtent l="0" t="0" r="127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99" cy="249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E" w:rsidTr="005A2E97">
        <w:tc>
          <w:tcPr>
            <w:tcW w:w="739" w:type="dxa"/>
          </w:tcPr>
          <w:p w:rsidR="005F1A9E" w:rsidRDefault="005F1A9E">
            <w:proofErr w:type="spellStart"/>
            <w:r>
              <w:rPr>
                <w:rFonts w:hint="eastAsia"/>
              </w:rPr>
              <w:lastRenderedPageBreak/>
              <w:t>B5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预约专家</w:t>
            </w:r>
          </w:p>
        </w:tc>
        <w:tc>
          <w:tcPr>
            <w:tcW w:w="1496" w:type="dxa"/>
          </w:tcPr>
          <w:p w:rsidR="005F1A9E" w:rsidRDefault="005F1A9E">
            <w:r>
              <w:rPr>
                <w:rFonts w:hint="eastAsia"/>
              </w:rPr>
              <w:t>此页面</w:t>
            </w:r>
            <w:r w:rsidR="00BE6D79">
              <w:rPr>
                <w:rFonts w:hint="eastAsia"/>
              </w:rPr>
              <w:t>通过</w:t>
            </w:r>
            <w:r>
              <w:rPr>
                <w:rFonts w:hint="eastAsia"/>
              </w:rPr>
              <w:t>点击首页中门诊时间下的链接打开</w:t>
            </w:r>
            <w:r w:rsidR="00A405CE">
              <w:rPr>
                <w:rFonts w:hint="eastAsia"/>
              </w:rPr>
              <w:t>，进入预约专家页面</w:t>
            </w:r>
          </w:p>
        </w:tc>
        <w:tc>
          <w:tcPr>
            <w:tcW w:w="6287" w:type="dxa"/>
          </w:tcPr>
          <w:p w:rsidR="005C086A" w:rsidRDefault="00A405CE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2990850</wp:posOffset>
                      </wp:positionV>
                      <wp:extent cx="599440" cy="203200"/>
                      <wp:effectExtent l="0" t="0" r="10160" b="25400"/>
                      <wp:wrapNone/>
                      <wp:docPr id="38" name="矩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9440" cy="203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38" o:spid="_x0000_s1026" style="position:absolute;left:0;text-align:left;margin-left:7.85pt;margin-top:235.5pt;width:47.2pt;height:1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" filled="f" strokecolor="black [3213]" strokeweight="2pt"/>
                  </w:pict>
                </mc:Fallback>
              </mc:AlternateContent>
            </w:r>
            <w:r w:rsidR="005C086A">
              <w:rPr>
                <w:noProof/>
              </w:rPr>
              <w:drawing>
                <wp:inline distT="0" distB="0" distL="0" distR="0" wp14:anchorId="3E01AE06" wp14:editId="5DD07248">
                  <wp:extent cx="4189417" cy="3342321"/>
                  <wp:effectExtent l="0" t="0" r="190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054" cy="33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086A" w:rsidRDefault="005C0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A9AC79" wp14:editId="1F4A5867">
                  <wp:extent cx="3948711" cy="2791062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284" cy="279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086A" w:rsidRDefault="005C086A">
            <w:pPr>
              <w:rPr>
                <w:noProof/>
              </w:rPr>
            </w:pPr>
          </w:p>
        </w:tc>
      </w:tr>
      <w:tr w:rsidR="00FA0BD1" w:rsidTr="005A2E97">
        <w:tc>
          <w:tcPr>
            <w:tcW w:w="739" w:type="dxa"/>
          </w:tcPr>
          <w:p w:rsidR="00FA0BD1" w:rsidRDefault="00FA0BD1">
            <w:proofErr w:type="spellStart"/>
            <w:r>
              <w:rPr>
                <w:rFonts w:hint="eastAsia"/>
              </w:rPr>
              <w:lastRenderedPageBreak/>
              <w:t>B6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电话咨询</w:t>
            </w:r>
          </w:p>
        </w:tc>
        <w:tc>
          <w:tcPr>
            <w:tcW w:w="1496" w:type="dxa"/>
          </w:tcPr>
          <w:p w:rsidR="00FA0BD1" w:rsidRDefault="00FA0BD1">
            <w:r>
              <w:rPr>
                <w:rFonts w:hint="eastAsia"/>
              </w:rPr>
              <w:t>获取电话咨询</w:t>
            </w:r>
            <w:proofErr w:type="spellStart"/>
            <w:r>
              <w:rPr>
                <w:rFonts w:hint="eastAsia"/>
              </w:rPr>
              <w:t>ULR</w:t>
            </w:r>
            <w:proofErr w:type="spellEnd"/>
          </w:p>
        </w:tc>
        <w:tc>
          <w:tcPr>
            <w:tcW w:w="6287" w:type="dxa"/>
          </w:tcPr>
          <w:p w:rsidR="00FA0BD1" w:rsidRDefault="00FA0BD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1176655</wp:posOffset>
                      </wp:positionH>
                      <wp:positionV relativeFrom="paragraph">
                        <wp:posOffset>593090</wp:posOffset>
                      </wp:positionV>
                      <wp:extent cx="477520" cy="314960"/>
                      <wp:effectExtent l="0" t="0" r="17780" b="27940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520" cy="314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33" o:spid="_x0000_s1026" style="position:absolute;left:0;text-align:left;margin-left:92.65pt;margin-top:46.7pt;width:37.6pt;height:24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" filled="f" strokecolor="black [3213]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575EBC0" wp14:editId="2543E945">
                  <wp:extent cx="3773264" cy="230632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673" cy="23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E" w:rsidTr="005A2E97">
        <w:tc>
          <w:tcPr>
            <w:tcW w:w="739" w:type="dxa"/>
          </w:tcPr>
          <w:p w:rsidR="005F1A9E" w:rsidRDefault="005F1A9E">
            <w:proofErr w:type="spellStart"/>
            <w:r>
              <w:rPr>
                <w:rFonts w:hint="eastAsia"/>
              </w:rPr>
              <w:t>B6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电话咨询</w:t>
            </w:r>
          </w:p>
        </w:tc>
        <w:tc>
          <w:tcPr>
            <w:tcW w:w="1496" w:type="dxa"/>
          </w:tcPr>
          <w:p w:rsidR="005F1A9E" w:rsidRDefault="00FA0BD1">
            <w:r>
              <w:rPr>
                <w:rFonts w:hint="eastAsia"/>
              </w:rPr>
              <w:t>进入电话咨询页面</w:t>
            </w:r>
          </w:p>
        </w:tc>
        <w:tc>
          <w:tcPr>
            <w:tcW w:w="6287" w:type="dxa"/>
          </w:tcPr>
          <w:p w:rsidR="005F1A9E" w:rsidRDefault="00BE6D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E5EA54" wp14:editId="5D5B54D5">
                  <wp:extent cx="4063607" cy="384866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136" cy="3851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BD1" w:rsidTr="005A2E97">
        <w:tc>
          <w:tcPr>
            <w:tcW w:w="739" w:type="dxa"/>
          </w:tcPr>
          <w:p w:rsidR="00FA0BD1" w:rsidRDefault="00FA0BD1">
            <w:proofErr w:type="spellStart"/>
            <w:r>
              <w:rPr>
                <w:rFonts w:hint="eastAsia"/>
              </w:rPr>
              <w:lastRenderedPageBreak/>
              <w:t>B7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就医经验</w:t>
            </w:r>
          </w:p>
        </w:tc>
        <w:tc>
          <w:tcPr>
            <w:tcW w:w="1496" w:type="dxa"/>
          </w:tcPr>
          <w:p w:rsidR="00FA0BD1" w:rsidRDefault="00FA0BD1">
            <w:r>
              <w:rPr>
                <w:rFonts w:hint="eastAsia"/>
              </w:rPr>
              <w:t>获取就医经验</w:t>
            </w:r>
            <w:proofErr w:type="spellStart"/>
            <w:r>
              <w:rPr>
                <w:rFonts w:hint="eastAsia"/>
              </w:rPr>
              <w:t>ULR</w:t>
            </w:r>
            <w:proofErr w:type="spellEnd"/>
          </w:p>
        </w:tc>
        <w:tc>
          <w:tcPr>
            <w:tcW w:w="6287" w:type="dxa"/>
          </w:tcPr>
          <w:p w:rsidR="00FA0BD1" w:rsidRDefault="00FA0BD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A4E5398" wp14:editId="69E9B327">
                      <wp:simplePos x="0" y="0"/>
                      <wp:positionH relativeFrom="column">
                        <wp:posOffset>2802255</wp:posOffset>
                      </wp:positionH>
                      <wp:positionV relativeFrom="paragraph">
                        <wp:posOffset>582930</wp:posOffset>
                      </wp:positionV>
                      <wp:extent cx="467360" cy="314960"/>
                      <wp:effectExtent l="0" t="0" r="27940" b="27940"/>
                      <wp:wrapNone/>
                      <wp:docPr id="35" name="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7360" cy="314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35" o:spid="_x0000_s1026" style="position:absolute;left:0;text-align:left;margin-left:220.65pt;margin-top:45.9pt;width:36.8pt;height:24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" filled="f" strokecolor="black [3213]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1F6E451" wp14:editId="17A1AFED">
                  <wp:extent cx="4055843" cy="2479040"/>
                  <wp:effectExtent l="0" t="0" r="190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611" cy="247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  <w:tr w:rsidR="005F1A9E" w:rsidTr="005A2E97">
        <w:tc>
          <w:tcPr>
            <w:tcW w:w="739" w:type="dxa"/>
          </w:tcPr>
          <w:p w:rsidR="005F1A9E" w:rsidRDefault="005F1A9E">
            <w:proofErr w:type="spellStart"/>
            <w:r>
              <w:rPr>
                <w:rFonts w:hint="eastAsia"/>
              </w:rPr>
              <w:t>B7</w:t>
            </w:r>
            <w:proofErr w:type="spellEnd"/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就医经验</w:t>
            </w:r>
          </w:p>
        </w:tc>
        <w:tc>
          <w:tcPr>
            <w:tcW w:w="1496" w:type="dxa"/>
          </w:tcPr>
          <w:p w:rsidR="005F1A9E" w:rsidRDefault="00FA0BD1">
            <w:r>
              <w:rPr>
                <w:rFonts w:hint="eastAsia"/>
              </w:rPr>
              <w:t>进入就医经验页面</w:t>
            </w:r>
          </w:p>
        </w:tc>
        <w:tc>
          <w:tcPr>
            <w:tcW w:w="6287" w:type="dxa"/>
          </w:tcPr>
          <w:p w:rsidR="005F1A9E" w:rsidRDefault="005F1A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2066AF" wp14:editId="10103BB7">
                  <wp:extent cx="4534252" cy="4742597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52" cy="474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730" w:rsidRDefault="00503730"/>
    <w:sectPr w:rsidR="005037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5C17" w:rsidRDefault="00405C17" w:rsidP="00F23D27">
      <w:r>
        <w:separator/>
      </w:r>
    </w:p>
  </w:endnote>
  <w:endnote w:type="continuationSeparator" w:id="0">
    <w:p w:rsidR="00405C17" w:rsidRDefault="00405C17" w:rsidP="00F23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5C17" w:rsidRDefault="00405C17" w:rsidP="00F23D27">
      <w:r>
        <w:separator/>
      </w:r>
    </w:p>
  </w:footnote>
  <w:footnote w:type="continuationSeparator" w:id="0">
    <w:p w:rsidR="00405C17" w:rsidRDefault="00405C17" w:rsidP="00F23D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DCC"/>
    <w:rsid w:val="00075D01"/>
    <w:rsid w:val="0008052F"/>
    <w:rsid w:val="00093BFC"/>
    <w:rsid w:val="00131BF1"/>
    <w:rsid w:val="00195DCC"/>
    <w:rsid w:val="001F33AC"/>
    <w:rsid w:val="001F3F66"/>
    <w:rsid w:val="00245210"/>
    <w:rsid w:val="003012D3"/>
    <w:rsid w:val="00405C17"/>
    <w:rsid w:val="00420976"/>
    <w:rsid w:val="004227A2"/>
    <w:rsid w:val="0044325E"/>
    <w:rsid w:val="004A7722"/>
    <w:rsid w:val="00503730"/>
    <w:rsid w:val="0053378E"/>
    <w:rsid w:val="0053503B"/>
    <w:rsid w:val="005A2E97"/>
    <w:rsid w:val="005C086A"/>
    <w:rsid w:val="005C3AA1"/>
    <w:rsid w:val="005F1A9E"/>
    <w:rsid w:val="00644180"/>
    <w:rsid w:val="00651A52"/>
    <w:rsid w:val="0065258D"/>
    <w:rsid w:val="006A7893"/>
    <w:rsid w:val="007069EE"/>
    <w:rsid w:val="00790B65"/>
    <w:rsid w:val="007F389C"/>
    <w:rsid w:val="00801EB3"/>
    <w:rsid w:val="00987BC7"/>
    <w:rsid w:val="009A6FDB"/>
    <w:rsid w:val="009C08C1"/>
    <w:rsid w:val="00A405CE"/>
    <w:rsid w:val="00A4433C"/>
    <w:rsid w:val="00A6222C"/>
    <w:rsid w:val="00A94FF8"/>
    <w:rsid w:val="00A97E81"/>
    <w:rsid w:val="00B13810"/>
    <w:rsid w:val="00B61A13"/>
    <w:rsid w:val="00B81DE2"/>
    <w:rsid w:val="00BD3045"/>
    <w:rsid w:val="00BE6D79"/>
    <w:rsid w:val="00CE25EC"/>
    <w:rsid w:val="00D44AD8"/>
    <w:rsid w:val="00D61236"/>
    <w:rsid w:val="00D96310"/>
    <w:rsid w:val="00DD74AA"/>
    <w:rsid w:val="00E55E8B"/>
    <w:rsid w:val="00E8159C"/>
    <w:rsid w:val="00F23D27"/>
    <w:rsid w:val="00F679EC"/>
    <w:rsid w:val="00FA0BD1"/>
    <w:rsid w:val="00FE64F2"/>
    <w:rsid w:val="00FE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3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3D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3D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3D27"/>
    <w:rPr>
      <w:sz w:val="18"/>
      <w:szCs w:val="18"/>
    </w:rPr>
  </w:style>
  <w:style w:type="table" w:styleId="a5">
    <w:name w:val="Table Grid"/>
    <w:basedOn w:val="a1"/>
    <w:uiPriority w:val="59"/>
    <w:rsid w:val="00F23D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F23D2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23D27"/>
    <w:rPr>
      <w:sz w:val="18"/>
      <w:szCs w:val="18"/>
    </w:rPr>
  </w:style>
  <w:style w:type="character" w:styleId="a7">
    <w:name w:val="Hyperlink"/>
    <w:basedOn w:val="a0"/>
    <w:uiPriority w:val="99"/>
    <w:unhideWhenUsed/>
    <w:rsid w:val="005A2E9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87BC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3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3D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3D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3D27"/>
    <w:rPr>
      <w:sz w:val="18"/>
      <w:szCs w:val="18"/>
    </w:rPr>
  </w:style>
  <w:style w:type="table" w:styleId="a5">
    <w:name w:val="Table Grid"/>
    <w:basedOn w:val="a1"/>
    <w:uiPriority w:val="59"/>
    <w:rsid w:val="00F23D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F23D2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23D27"/>
    <w:rPr>
      <w:sz w:val="18"/>
      <w:szCs w:val="18"/>
    </w:rPr>
  </w:style>
  <w:style w:type="character" w:styleId="a7">
    <w:name w:val="Hyperlink"/>
    <w:basedOn w:val="a0"/>
    <w:uiPriority w:val="99"/>
    <w:unhideWhenUsed/>
    <w:rsid w:val="005A2E9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87B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z.xywy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84</Words>
  <Characters>483</Characters>
  <Application>Microsoft Office Word</Application>
  <DocSecurity>0</DocSecurity>
  <Lines>4</Lines>
  <Paragraphs>1</Paragraphs>
  <ScaleCrop>false</ScaleCrop>
  <Company>Sky123.Org</Company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赵伟</dc:creator>
  <cp:lastModifiedBy>Liuan</cp:lastModifiedBy>
  <cp:revision>11</cp:revision>
  <dcterms:created xsi:type="dcterms:W3CDTF">2016-02-24T14:16:00Z</dcterms:created>
  <dcterms:modified xsi:type="dcterms:W3CDTF">2016-02-25T05:21:00Z</dcterms:modified>
</cp:coreProperties>
</file>